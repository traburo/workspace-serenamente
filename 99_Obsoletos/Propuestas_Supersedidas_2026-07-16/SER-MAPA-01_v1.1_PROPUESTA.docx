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ARQUITECTURA DEL ECOSISTEMA</w:t>
      </w:r>
    </w:p>
    <w:p>
      <w:pPr>
        <w:spacing w:after="160"/>
        <w:jc w:val="center"/>
      </w:pPr>
      <w:r>
        <w:rPr>
          <w:rFonts w:ascii="Georgia" w:cs="Georgia" w:eastAsia="Georgia" w:hAnsi="Georgia"/>
          <w:b/>
          <w:bCs/>
          <w:color w:val="3C3430"/>
          <w:sz w:val="42"/>
          <w:szCs w:val="42"/>
        </w:rPr>
        <w:t xml:space="preserve">Mapa Maestro del Ecosistema Serenamente</w:t>
      </w:r>
    </w:p>
    <w:p>
      <w:pPr>
        <w:spacing w:after="260"/>
        <w:jc w:val="center"/>
      </w:pPr>
      <w:r>
        <w:rPr>
          <w:rFonts w:ascii="Calibri" w:cs="Calibri" w:eastAsia="Calibri" w:hAnsi="Calibri"/>
          <w:i/>
          <w:iCs/>
          <w:color w:val="6E6459"/>
          <w:sz w:val="21"/>
          <w:szCs w:val="21"/>
        </w:rPr>
        <w:t xml:space="preserve">Describe la arquitectura completa del ecosistema: cómo se relacionan los documentos entre sí y qué rol cumple cada uno.</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SER-MAPA-01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del w:id="9001" w:author="Claude" w:date="2026-07-04T00:00:00Z">
              <w:r>
                <w:rPr>
                  <w:rFonts w:ascii="Calibri" w:cs="Calibri" w:eastAsia="Calibri" w:hAnsi="Calibri"/>
                  <w:b w:val="false"/>
                  <w:bCs w:val="false"/>
                  <w:i w:val="false"/>
                  <w:iCs w:val="false"/>
                  <w:color w:val="3C3430"/>
                  <w:sz w:val="20"/>
                  <w:szCs w:val="20"/>
                </w:rPr>
                <w:delText xml:space="preserve">🟢 Vigente</w:delText>
              </w:r>
            </w:del>
            <w:ins w:id="9002" w:author="Claude" w:date="2026-07-04T00:00:00Z">
              <w:r>
                <w:rPr>
                  <w:rFonts w:ascii="Calibri" w:cs="Calibri" w:eastAsia="Calibri" w:hAnsi="Calibri"/>
                  <w:b w:val="false"/>
                  <w:bCs w:val="false"/>
                  <w:i w:val="false"/>
                  <w:iCs w:val="false"/>
                  <w:color w:val="3C3430"/>
                  <w:sz w:val="20"/>
                  <w:szCs w:val="20"/>
                </w:rPr>
                <w:t xml:space="preserve">🟡 En revisión — cambio propuesto pendiente de confirmación (ver Historial de cambios)</w:t>
              </w:r>
            </w:ins>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Fundadora del Método (custodia); mantenimiento por Redactor Institucional</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SER-REF-01, SER-NM-01, SER-MM-01, SER-PIC-01, SER-BIB-V01, SER-MAPA-01, SER-BCS-01, SER-POE-01, SER-GF-01, SER-FAP-01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Al incorporarse un nuevo documento oficial al ecosistema</w:t>
            </w:r>
          </w:p>
        </w:tc>
      </w:tr>
    </w:tbl>
    <w:p>
      <w:pPr>
        <w:spacing w:after="260"/>
      </w:pPr>
    </w:p>
    <w:p>
      <w:pPr>
        <w:pStyle w:val="Heading2"/>
      </w:pPr>
      <w:r>
        <w:t xml:space="preserve">1. Principio organizador</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Cada documento responde a una pregunta distinta.</w:t>
      </w:r>
    </w:p>
    <w:p>
      <w:pPr>
        <w:spacing w:after="160" w:line="320"/>
      </w:pPr>
      <w:r>
        <w:rPr>
          <w:rFonts w:ascii="Calibri" w:cs="Calibri" w:eastAsia="Calibri" w:hAnsi="Calibri"/>
          <w:b w:val="false"/>
          <w:bCs w:val="false"/>
          <w:i w:val="false"/>
          <w:iCs w:val="false"/>
          <w:color w:val="3C3430"/>
          <w:sz w:val="21"/>
          <w:szCs w:val="21"/>
        </w:rPr>
        <w:t xml:space="preserve">Cuando una pregunta cambia de naturaleza, nace un documento nuevo. Esto evita duplicar información y mantiene cada componente especializado en una función específica.</w:t>
      </w:r>
    </w:p>
    <w:p>
      <w:pPr>
        <w:pStyle w:val="Heading2"/>
      </w:pPr>
      <w:r>
        <w:t xml:space="preserve">2. Arquitectura general</w:t>
      </w:r>
    </w:p>
    <w:p>
      <w:pPr>
        <w:pStyle w:val="Heading3"/>
      </w:pPr>
      <w:r>
        <w:t xml:space="preserve">Nivel 1 — Identidad · ¿Quién es Serenamente?</w:t>
      </w:r>
    </w:p>
    <w:p>
      <w:pPr>
        <w:spacing w:after="160" w:line="320"/>
      </w:pPr>
      <w:r>
        <w:rPr>
          <w:rFonts w:ascii="Calibri" w:cs="Calibri" w:eastAsia="Calibri" w:hAnsi="Calibri"/>
          <w:b w:val="false"/>
          <w:bCs w:val="false"/>
          <w:i w:val="false"/>
          <w:iCs w:val="false"/>
          <w:color w:val="3C3430"/>
          <w:sz w:val="21"/>
          <w:szCs w:val="21"/>
        </w:rPr>
        <w:t xml:space="preserve">Núcleo Maestro Serenamente (SER-NM-01). Nada dentro de Serenamente puede contradecir este documento.</w:t>
      </w:r>
    </w:p>
    <w:p>
      <w:pPr>
        <w:pStyle w:val="Heading3"/>
      </w:pPr>
      <w:r>
        <w:t xml:space="preserve">Nivel 2 — Método · ¿Cómo funciona Serenamente?</w:t>
      </w:r>
    </w:p>
    <w:p>
      <w:pPr>
        <w:spacing w:after="160" w:line="320"/>
      </w:pPr>
      <w:r>
        <w:rPr>
          <w:rFonts w:ascii="Calibri" w:cs="Calibri" w:eastAsia="Calibri" w:hAnsi="Calibri"/>
          <w:b w:val="false"/>
          <w:bCs w:val="false"/>
          <w:i w:val="false"/>
          <w:iCs w:val="false"/>
          <w:color w:val="3C3430"/>
          <w:sz w:val="21"/>
          <w:szCs w:val="21"/>
        </w:rPr>
        <w:t xml:space="preserve">Manual del Método Serenamente (SER-MM-01): fundamentos, ingeniería de la regulación, arquitectura de las experiencias, el facilitador y el SMR.</w:t>
      </w:r>
    </w:p>
    <w:p>
      <w:pPr>
        <w:pStyle w:val="Heading3"/>
      </w:pPr>
      <w:r>
        <w:t xml:space="preserve">Nivel 3 — Investigación · ¿Cómo aprende Serenamente?</w:t>
      </w:r>
    </w:p>
    <w:p>
      <w:pPr>
        <w:spacing w:after="160" w:line="320"/>
      </w:pPr>
      <w:r>
        <w:rPr>
          <w:rFonts w:ascii="Calibri" w:cs="Calibri" w:eastAsia="Calibri" w:hAnsi="Calibri"/>
          <w:b w:val="false"/>
          <w:bCs w:val="false"/>
          <w:i w:val="false"/>
          <w:iCs w:val="false"/>
          <w:color w:val="3C3430"/>
          <w:sz w:val="21"/>
          <w:szCs w:val="21"/>
        </w:rPr>
        <w:t xml:space="preserve">Protocolo de Investigación Científica del Método Serenamente — PIC-MS (SER-PIC-01).</w:t>
      </w:r>
    </w:p>
    <w:p>
      <w:pPr>
        <w:pStyle w:val="Heading3"/>
      </w:pPr>
      <w:r>
        <w:t xml:space="preserve">Nivel 4 — Conocimiento · ¿Qué sabe Serenamente?</w:t>
      </w:r>
    </w:p>
    <w:p>
      <w:pPr>
        <w:spacing w:after="160" w:line="320"/>
      </w:pPr>
      <w:r>
        <w:rPr>
          <w:rFonts w:ascii="Calibri" w:cs="Calibri" w:eastAsia="Calibri" w:hAnsi="Calibri"/>
          <w:b w:val="false"/>
          <w:bCs w:val="false"/>
          <w:i w:val="false"/>
          <w:iCs w:val="false"/>
          <w:color w:val="3C3430"/>
          <w:sz w:val="21"/>
          <w:szCs w:val="21"/>
        </w:rPr>
        <w:t xml:space="preserve">Biblioteca Metodológica (SER-BIB-Vxx, por volumen). Representa el patrimonio intelectual del método.</w:t>
      </w:r>
    </w:p>
    <w:p>
      <w:pPr>
        <w:pStyle w:val="Heading3"/>
      </w:pPr>
      <w:r>
        <w:t xml:space="preserve">Nivel 5 — Aplicación · ¿Cómo se vive Serenamente?</w:t>
      </w:r>
    </w:p>
    <w:p>
      <w:pPr>
        <w:pStyle w:val="ListParagraph"/>
        <w:numPr>
          <w:ilvl w:val="0"/>
          <w:numId w:val="2"/>
        </w:numPr>
        <w:spacing w:after="70" w:line="300"/>
      </w:pPr>
      <w:r>
        <w:rPr>
          <w:rFonts w:ascii="Calibri" w:cs="Calibri" w:eastAsia="Calibri" w:hAnsi="Calibri"/>
          <w:color w:val="3C3430"/>
          <w:sz w:val="21"/>
          <w:szCs w:val="21"/>
        </w:rPr>
        <w:t xml:space="preserve">Protocolos de Experiencia (uno por experiencia: Experiencia Inicial, cuidadores, regulación breve, sueño, ansiedad, futuras experiencias).</w:t>
      </w:r>
    </w:p>
    <w:p>
      <w:pPr>
        <w:pStyle w:val="ListParagraph"/>
        <w:numPr>
          <w:ilvl w:val="0"/>
          <w:numId w:val="2"/>
        </w:numPr>
        <w:spacing w:after="70" w:line="300"/>
      </w:pPr>
      <w:r>
        <w:rPr>
          <w:rFonts w:ascii="Calibri" w:cs="Calibri" w:eastAsia="Calibri" w:hAnsi="Calibri"/>
          <w:color w:val="3C3430"/>
          <w:sz w:val="21"/>
          <w:szCs w:val="21"/>
        </w:rPr>
        <w:t xml:space="preserve">Guion de Facilitación (SER-GF-01) — traduce el Manual y la Biblioteca en lenguaje hablado para cada Protocolo.</w:t>
      </w:r>
    </w:p>
    <w:p>
      <w:pPr>
        <w:pStyle w:val="ListParagraph"/>
        <w:numPr>
          <w:ilvl w:val="0"/>
          <w:numId w:val="2"/>
        </w:numPr>
        <w:spacing w:after="70" w:line="300"/>
      </w:pPr>
      <w:r>
        <w:rPr>
          <w:rFonts w:ascii="Calibri" w:cs="Calibri" w:eastAsia="Calibri" w:hAnsi="Calibri"/>
          <w:color w:val="3C3430"/>
          <w:sz w:val="21"/>
          <w:szCs w:val="21"/>
        </w:rPr>
        <w:t xml:space="preserve">Ficha de Apoyo al Participante (SER-FAP-01) — material entregado en la Fase VII (Cierre).</w:t>
      </w:r>
    </w:p>
    <w:p>
      <w:pPr>
        <w:pStyle w:val="ListParagraph"/>
        <w:numPr>
          <w:ilvl w:val="0"/>
          <w:numId w:val="2"/>
        </w:numPr>
        <w:spacing w:after="70" w:line="300"/>
      </w:pPr>
      <w:r>
        <w:rPr>
          <w:rFonts w:ascii="Calibri" w:cs="Calibri" w:eastAsia="Calibri" w:hAnsi="Calibri"/>
          <w:color w:val="3C3430"/>
          <w:sz w:val="21"/>
          <w:szCs w:val="21"/>
        </w:rPr>
        <w:t xml:space="preserve">Instrumentos de Evaluación — Pauta de Observación Post-Experiencia (SER-POE-01), uno por experiencia realizada.</w:t>
      </w:r>
    </w:p>
    <w:p>
      <w:pPr>
        <w:pStyle w:val="Heading3"/>
      </w:pPr>
      <w:r>
        <w:t xml:space="preserve">Nivel 6 — Formación · ¿Cómo se enseña Serenamente?</w:t>
      </w:r>
    </w:p>
    <w:p>
      <w:pPr>
        <w:spacing w:after="160" w:line="320"/>
      </w:pPr>
      <w:r>
        <w:rPr>
          <w:rFonts w:ascii="Calibri" w:cs="Calibri" w:eastAsia="Calibri" w:hAnsi="Calibri"/>
          <w:b w:val="false"/>
          <w:bCs w:val="false"/>
          <w:i w:val="false"/>
          <w:iCs w:val="false"/>
          <w:color w:val="3C3430"/>
          <w:sz w:val="21"/>
          <w:szCs w:val="21"/>
        </w:rPr>
        <w:t xml:space="preserve">Formación, certificación, evaluación, supervisión, desarrollo profesional.</w:t>
      </w:r>
    </w:p>
    <w:p>
      <w:pPr>
        <w:pStyle w:val="Heading3"/>
      </w:pPr>
      <w:r>
        <w:t xml:space="preserve">Nivel 7 — Tecnología · ¿Cómo se escala Serenamente?</w:t>
      </w:r>
    </w:p>
    <w:p>
      <w:pPr>
        <w:spacing w:after="160" w:line="320"/>
      </w:pPr>
      <w:r>
        <w:rPr>
          <w:rFonts w:ascii="Calibri" w:cs="Calibri" w:eastAsia="Calibri" w:hAnsi="Calibri"/>
          <w:b w:val="false"/>
          <w:bCs w:val="false"/>
          <w:i w:val="false"/>
          <w:iCs w:val="false"/>
          <w:color w:val="3C3430"/>
          <w:sz w:val="21"/>
          <w:szCs w:val="21"/>
        </w:rPr>
        <w:t xml:space="preserve">Equilibria: plataforma tecnológica que implementa digitalmente el Método Serenamente manteniendo fidelidad a sus principios. No lo reemplaza.</w:t>
      </w:r>
    </w:p>
    <w:p>
      <w:pPr>
        <w:pStyle w:val="Heading3"/>
      </w:pPr>
      <w:r>
        <w:t xml:space="preserve">Capa transversal — Expresión visual y editorial</w:t>
      </w:r>
    </w:p>
    <w:p>
      <w:pPr>
        <w:shd w:fill="E6EDE3" w:val="clear"/>
        <w:spacing w:after="60" w:before="100"/>
      </w:pPr>
      <w:r>
        <w:rPr>
          <w:rFonts w:ascii="Calibri" w:cs="Calibri" w:eastAsia="Calibri" w:hAnsi="Calibri"/>
          <w:b/>
          <w:bCs/>
          <w:color w:val="4E6653"/>
          <w:sz w:val="19"/>
          <w:szCs w:val="19"/>
        </w:rPr>
        <w:t xml:space="preserve">NOTA DE GOBERNANZA (SER-REF-01, R10)</w:t>
      </w:r>
    </w:p>
    <w:p>
      <w:pPr>
        <w:spacing w:after="260" w:line="320"/>
      </w:pPr>
      <w:r>
        <w:rPr>
          <w:rFonts w:ascii="Calibri" w:cs="Calibri" w:eastAsia="Calibri" w:hAnsi="Calibri"/>
          <w:b w:val="false"/>
          <w:bCs w:val="false"/>
          <w:i w:val="false"/>
          <w:iCs w:val="false"/>
          <w:color w:val="3C3430"/>
          <w:sz w:val="21"/>
          <w:szCs w:val="21"/>
        </w:rPr>
        <w:t xml:space="preserve">El Sistema de Diseño Editorial / Biblioteca de Componentes Serenamente (SER-BCS-01) no pertenece a un único nivel: es una capa transversal aplicada sobre los Niveles 5 (Aplicación), 6 (Formación) y 7 (Tecnología), garantizando que cualquier pieza visual del ecosistema se vea y se sienta igual, independientemente del nivel en que se use.</w:t>
      </w:r>
    </w:p>
    <w:p>
      <w:pPr>
        <w:pStyle w:val="Heading2"/>
      </w:pPr>
      <w:r>
        <w:t xml:space="preserve">3. Flujo del conocimiento</w:t>
      </w:r>
    </w:p>
    <w:p>
      <w:pPr>
        <w:pStyle w:val="ListParagraph"/>
        <w:numPr>
          <w:ilvl w:val="0"/>
          <w:numId w:val="3"/>
        </w:numPr>
        <w:spacing w:after="80" w:line="310"/>
      </w:pPr>
      <w:r>
        <w:rPr>
          <w:rFonts w:ascii="Calibri" w:cs="Calibri" w:eastAsia="Calibri" w:hAnsi="Calibri"/>
          <w:color w:val="3C3430"/>
          <w:sz w:val="21"/>
          <w:szCs w:val="21"/>
        </w:rPr>
        <w:t xml:space="preserve">Investigación (SER-PIC-01)</w:t>
      </w:r>
    </w:p>
    <w:p>
      <w:pPr>
        <w:pStyle w:val="ListParagraph"/>
        <w:numPr>
          <w:ilvl w:val="0"/>
          <w:numId w:val="3"/>
        </w:numPr>
        <w:spacing w:after="80" w:line="310"/>
      </w:pPr>
      <w:r>
        <w:rPr>
          <w:rFonts w:ascii="Calibri" w:cs="Calibri" w:eastAsia="Calibri" w:hAnsi="Calibri"/>
          <w:color w:val="3C3430"/>
          <w:sz w:val="21"/>
          <w:szCs w:val="21"/>
        </w:rPr>
        <w:t xml:space="preserve">Evaluación metodológica (SMR — SER-MM-01, Cap. 5)</w:t>
      </w:r>
    </w:p>
    <w:p>
      <w:pPr>
        <w:pStyle w:val="ListParagraph"/>
        <w:numPr>
          <w:ilvl w:val="0"/>
          <w:numId w:val="3"/>
        </w:numPr>
        <w:spacing w:after="80" w:line="310"/>
      </w:pPr>
      <w:r>
        <w:rPr>
          <w:rFonts w:ascii="Calibri" w:cs="Calibri" w:eastAsia="Calibri" w:hAnsi="Calibri"/>
          <w:color w:val="3C3430"/>
          <w:sz w:val="21"/>
          <w:szCs w:val="21"/>
        </w:rPr>
        <w:t xml:space="preserve">Biblioteca (SER-BIB-Vxx)</w:t>
      </w:r>
    </w:p>
    <w:p>
      <w:pPr>
        <w:pStyle w:val="ListParagraph"/>
        <w:numPr>
          <w:ilvl w:val="0"/>
          <w:numId w:val="3"/>
        </w:numPr>
        <w:spacing w:after="80" w:line="310"/>
      </w:pPr>
      <w:r>
        <w:rPr>
          <w:rFonts w:ascii="Calibri" w:cs="Calibri" w:eastAsia="Calibri" w:hAnsi="Calibri"/>
          <w:color w:val="3C3430"/>
          <w:sz w:val="21"/>
          <w:szCs w:val="21"/>
        </w:rPr>
        <w:t xml:space="preserve">Validación práctica (SER-POE-01)</w:t>
      </w:r>
    </w:p>
    <w:p>
      <w:pPr>
        <w:pStyle w:val="ListParagraph"/>
        <w:numPr>
          <w:ilvl w:val="0"/>
          <w:numId w:val="3"/>
        </w:numPr>
        <w:spacing w:after="80" w:line="310"/>
      </w:pPr>
      <w:r>
        <w:rPr>
          <w:rFonts w:ascii="Calibri" w:cs="Calibri" w:eastAsia="Calibri" w:hAnsi="Calibri"/>
          <w:color w:val="3C3430"/>
          <w:sz w:val="21"/>
          <w:szCs w:val="21"/>
        </w:rPr>
        <w:t xml:space="preserve">Protocolos y Guion de Facilitación (SER-GF-01)</w:t>
      </w:r>
    </w:p>
    <w:p>
      <w:pPr>
        <w:pStyle w:val="ListParagraph"/>
        <w:numPr>
          <w:ilvl w:val="0"/>
          <w:numId w:val="3"/>
        </w:numPr>
        <w:spacing w:after="80" w:line="310"/>
      </w:pPr>
      <w:r>
        <w:rPr>
          <w:rFonts w:ascii="Calibri" w:cs="Calibri" w:eastAsia="Calibri" w:hAnsi="Calibri"/>
          <w:color w:val="3C3430"/>
          <w:sz w:val="21"/>
          <w:szCs w:val="21"/>
        </w:rPr>
        <w:t xml:space="preserve">Experiencias</w:t>
      </w:r>
    </w:p>
    <w:p>
      <w:pPr>
        <w:pStyle w:val="ListParagraph"/>
        <w:numPr>
          <w:ilvl w:val="0"/>
          <w:numId w:val="3"/>
        </w:numPr>
        <w:spacing w:after="80" w:line="310"/>
      </w:pPr>
      <w:r>
        <w:rPr>
          <w:rFonts w:ascii="Calibri" w:cs="Calibri" w:eastAsia="Calibri" w:hAnsi="Calibri"/>
          <w:color w:val="3C3430"/>
          <w:sz w:val="21"/>
          <w:szCs w:val="21"/>
        </w:rPr>
        <w:t xml:space="preserve">Retroalimentación (nueva Pauta de Observación)</w:t>
      </w:r>
    </w:p>
    <w:p>
      <w:pPr>
        <w:pStyle w:val="ListParagraph"/>
        <w:numPr>
          <w:ilvl w:val="0"/>
          <w:numId w:val="3"/>
        </w:numPr>
        <w:spacing w:after="80" w:line="310"/>
      </w:pPr>
      <w:r>
        <w:rPr>
          <w:rFonts w:ascii="Calibri" w:cs="Calibri" w:eastAsia="Calibri" w:hAnsi="Calibri"/>
          <w:color w:val="3C3430"/>
          <w:sz w:val="21"/>
          <w:szCs w:val="21"/>
        </w:rPr>
        <w:t xml:space="preserve">Nueva investigación</w:t>
      </w:r>
    </w:p>
    <w:p>
      <w:pPr>
        <w:spacing w:after="260" w:line="320"/>
      </w:pPr>
      <w:r>
        <w:rPr>
          <w:rFonts w:ascii="Calibri" w:cs="Calibri" w:eastAsia="Calibri" w:hAnsi="Calibri"/>
          <w:b w:val="false"/>
          <w:bCs w:val="false"/>
          <w:i w:val="false"/>
          <w:iCs w:val="false"/>
          <w:color w:val="3C3430"/>
          <w:sz w:val="21"/>
          <w:szCs w:val="21"/>
        </w:rPr>
        <w:t xml:space="preserve">Este ciclo constituye el mecanismo permanente de evolución del método.</w:t>
      </w:r>
    </w:p>
    <w:p>
      <w:pPr>
        <w:pStyle w:val="Heading2"/>
      </w:pPr>
      <w:r>
        <w:t xml:space="preserve">4. Gobernanza metodológica — responsables por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Pregunta de gobernanza</w:t>
            </w:r>
          </w:p>
        </w:tc>
        <w:tc>
          <w:tcPr>
            <w:tcW w:type="dxa" w:w="38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Responsable</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¿Contradice el Núcleo Maestro (SER-NM-01)?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¿Respeta el Manual del Método (SER-MM-01)?</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¿Tiene respaldo suficiente según el PIC-MS (SER-PIC-01)?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Investigador Científico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¿Debe incorporarse a la Biblioteca (SER-BIB-Vxx)?</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Redactor Institucional (con visto bueno del 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¿Modifica algún Protocolo de Experiencia o el Guion de Facilitación?</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 validado en campo por la 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¿Impacta Equilibria?</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Responsable tecnológico designado (rol a formalizar junto con la documentación de Equilibria)</w:t>
            </w:r>
          </w:p>
        </w:tc>
      </w:tr>
      <w:tr>
        <w:trPr>
          <w:ins w:id="9010" w:author="Claude" w:date="2026-07-04T00:00:00Z"/>
        </w:trP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rPr>
                <w:ins w:id="9011" w:author="Claude" w:date="2026-07-04T00:00:00Z"/>
              </w:rPr>
            </w:pPr>
            <w:ins w:id="9012" w:author="Claude" w:date="2026-07-04T00:00:00Z">
              <w:r>
                <w:rPr>
                  <w:rFonts w:ascii="Calibri" w:cs="Calibri" w:eastAsia="Calibri" w:hAnsi="Calibri"/>
                  <w:b w:val="false"/>
                  <w:bCs w:val="false"/>
                  <w:i w:val="false"/>
                  <w:iCs w:val="false"/>
                  <w:color w:val="3C3430"/>
                  <w:sz w:val="20"/>
                  <w:szCs w:val="20"/>
                </w:rPr>
                <w:t xml:space="preserve">¿Quién dirige la ejecución operativa diaria (contenido, diseño, arquitectura de tareas) e instruye directamente a las Inteligencias Artificiales colaboradoras? [PROPUESTA — pendiente de confirmación]</w:t>
              </w:r>
            </w:ins>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rPr>
                <w:ins w:id="9013" w:author="Claude" w:date="2026-07-04T00:00:00Z"/>
              </w:rPr>
            </w:pPr>
            <w:ins w:id="9014" w:author="Claude" w:date="2026-07-04T00:00:00Z">
              <w:r>
                <w:rPr>
                  <w:rFonts w:ascii="Calibri" w:cs="Calibri" w:eastAsia="Calibri" w:hAnsi="Calibri"/>
                  <w:b/>
                  <w:bCs/>
                  <w:i w:val="false"/>
                  <w:iCs w:val="false"/>
                  <w:color w:val="4E6653"/>
                  <w:sz w:val="20"/>
                  <w:szCs w:val="20"/>
                </w:rPr>
                <w:t xml:space="preserve">Alex (Dirección operativa) — propuesta; no reemplaza la validación práctica, la custodia de identidad ni la autorización de incorporaciones formales de la Fundadora del Método</w:t>
              </w:r>
            </w:ins>
          </w:p>
        </w:tc>
      </w:tr>
    </w:tbl>
    <w:p>
      <w:pPr>
        <w:spacing w:before="200"/>
      </w:pPr>
    </w:p>
    <w:p>
      <w:pPr>
        <w:pStyle w:val="Heading2"/>
      </w:pPr>
      <w:r>
        <w:t xml:space="preserve">5. Relación entre Inteligencia Artificial y Serenamente</w:t>
      </w:r>
    </w:p>
    <w:p>
      <w:pPr>
        <w:pStyle w:val="ListParagraph"/>
        <w:numPr>
          <w:ilvl w:val="0"/>
          <w:numId w:val="2"/>
        </w:numPr>
        <w:spacing w:after="70" w:line="300"/>
      </w:pPr>
      <w:r>
        <w:rPr>
          <w:rFonts w:ascii="Calibri" w:cs="Calibri" w:eastAsia="Calibri" w:hAnsi="Calibri"/>
          <w:color w:val="3C3430"/>
          <w:sz w:val="21"/>
          <w:szCs w:val="21"/>
        </w:rPr>
        <w:t xml:space="preserve">ChatGPT — arquitectura metodológica, diseño conceptual, integración, coherencia, evolución del método.</w:t>
      </w:r>
    </w:p>
    <w:p>
      <w:pPr>
        <w:pStyle w:val="ListParagraph"/>
        <w:numPr>
          <w:ilvl w:val="0"/>
          <w:numId w:val="2"/>
        </w:numPr>
        <w:spacing w:after="70" w:line="300"/>
      </w:pPr>
      <w:r>
        <w:rPr>
          <w:rFonts w:ascii="Calibri" w:cs="Calibri" w:eastAsia="Calibri" w:hAnsi="Calibri"/>
          <w:color w:val="3C3430"/>
          <w:sz w:val="21"/>
          <w:szCs w:val="21"/>
        </w:rPr>
        <w:t xml:space="preserve">Claude — redacción institucional, integración documental, organización del conocimiento, versionado de documentos.</w:t>
      </w:r>
    </w:p>
    <w:p>
      <w:pPr>
        <w:pStyle w:val="ListParagraph"/>
        <w:numPr>
          <w:ilvl w:val="0"/>
          <w:numId w:val="2"/>
        </w:numPr>
        <w:spacing w:after="70" w:line="300"/>
      </w:pPr>
      <w:r>
        <w:rPr>
          <w:rFonts w:ascii="Calibri" w:cs="Calibri" w:eastAsia="Calibri" w:hAnsi="Calibri"/>
          <w:color w:val="3C3430"/>
          <w:sz w:val="21"/>
          <w:szCs w:val="21"/>
        </w:rPr>
        <w:t xml:space="preserve">Gemini — investigación científica, revisión de evidencia, análisis bibliográfico, actualización del conocimiento.</w:t>
      </w:r>
    </w:p>
    <w:p>
      <w:pPr>
        <w:pStyle w:val="ListParagraph"/>
        <w:numPr>
          <w:ilvl w:val="0"/>
          <w:numId w:val="2"/>
        </w:numPr>
        <w:spacing w:after="70" w:line="300"/>
      </w:pPr>
      <w:r>
        <w:rPr>
          <w:rFonts w:ascii="Calibri" w:cs="Calibri" w:eastAsia="Calibri" w:hAnsi="Calibri"/>
          <w:color w:val="3C3430"/>
          <w:sz w:val="21"/>
          <w:szCs w:val="21"/>
        </w:rPr>
        <w:t xml:space="preserve">Helen (Fundadora del Método) — validación práctica, observación clínica, experiencia directa con participantes, refinamiento del método.</w:t>
      </w:r>
    </w:p>
    <w:p>
      <w:pPr>
        <w:pStyle w:val="ListParagraph"/>
        <w:numPr>
          <w:ilvl w:val="0"/>
          <w:numId w:val="2"/>
        </w:numPr>
        <w:spacing w:after="70" w:line="300"/>
        <w:rPr>
          <w:ins w:id="9020" w:author="Claude" w:date="2026-07-04T00:00:00Z"/>
        </w:rPr>
      </w:pPr>
      <w:ins w:id="9021" w:author="Claude" w:date="2026-07-04T00:00:00Z">
        <w:r>
          <w:rPr>
            <w:rFonts w:ascii="Calibri" w:cs="Calibri" w:eastAsia="Calibri" w:hAnsi="Calibri"/>
            <w:color w:val="3C3430"/>
            <w:sz w:val="21"/>
            <w:szCs w:val="21"/>
          </w:rPr>
          <w:t xml:space="preserve">[PROPUESTA — pendiente de confirmación de la Fundadora del Método] Alex — dirección operativa diaria del ecosistema (contenido, diseño, arquitectura de tareas) e instrucción directa a las Inteligencias Artificiales colaboradoras. Este rol no reemplaza ni reduce la autoridad de Helen (Fundadora del Método) sobre la validación práctica, la custodia de la identidad (SER-NM-01) ni la autorización de incorporaciones formales al ecosistema.</w:t>
        </w:r>
      </w:ins>
    </w:p>
    <w:p>
      <w:pPr>
        <w:spacing w:after="240" w:line="320"/>
      </w:pPr>
      <w:r>
        <w:rPr>
          <w:rFonts w:ascii="Calibri" w:cs="Calibri" w:eastAsia="Calibri" w:hAnsi="Calibri"/>
          <w:b w:val="false"/>
          <w:bCs w:val="false"/>
          <w:i w:val="false"/>
          <w:iCs w:val="false"/>
          <w:color w:val="3C3430"/>
          <w:sz w:val="21"/>
          <w:szCs w:val="21"/>
        </w:rPr>
        <w:t xml:space="preserve">Cada uno aporta una perspectiva distinta. Ninguno reemplaza al otro.</w:t>
      </w:r>
    </w:p>
    <w:p>
      <w:pPr>
        <w:pStyle w:val="Heading2"/>
      </w:pPr>
      <w:r>
        <w:t xml:space="preserve">6. Declaración final</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El ecosistema Serenamente ha sido diseñado para crecer sin perder coherencia. Cada documento cumple una función específica dentro de una arquitectura común, permitiendo que la investigación, la metodología, la formación, la tecnología y la práctica evolucionen de manera integrada al servicio del bienestar de las personas.</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Incorporación del Núcleo Maestro como documento propio; se agregan al Nivel 5 el Guion de Facilitación, la Ficha de Apoyo al Participante y los Instrumentos de Evaluación; se formaliza la capa transversal de Expresión Visual; se agrega la tabla de responsables de gobernanza.</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R2, R4, R6, R9, R10</w:t>
            </w:r>
          </w:p>
        </w:tc>
      </w:tr>
      <w:tr>
        <w:trPr>
          <w:ins w:id="9030" w:author="Claude" w:date="2026-07-04T00:00:00Z"/>
        </w:trP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rPr>
                <w:ins w:id="9031" w:author="Claude" w:date="2026-07-04T00:00:00Z"/>
              </w:rPr>
            </w:pPr>
            <w:ins w:id="9032" w:author="Claude" w:date="2026-07-04T00:00:00Z">
              <w:r>
                <w:rPr>
                  <w:rFonts w:ascii="Calibri" w:cs="Calibri" w:eastAsia="Calibri" w:hAnsi="Calibri"/>
                  <w:b w:val="false"/>
                  <w:bCs w:val="false"/>
                  <w:i w:val="false"/>
                  <w:iCs w:val="false"/>
                  <w:color w:val="3C3430"/>
                  <w:sz w:val="20"/>
                  <w:szCs w:val="20"/>
                </w:rPr>
                <w:t xml:space="preserve">4 de julio de 2026</w:t>
              </w:r>
            </w:ins>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rPr>
                <w:ins w:id="9033" w:author="Claude" w:date="2026-07-04T00:00:00Z"/>
              </w:rPr>
            </w:pPr>
            <w:ins w:id="9034" w:author="Claude" w:date="2026-07-04T00:00:00Z">
              <w:r>
                <w:rPr>
                  <w:rFonts w:ascii="Calibri" w:cs="Calibri" w:eastAsia="Calibri" w:hAnsi="Calibri"/>
                  <w:b w:val="false"/>
                  <w:bCs w:val="false"/>
                  <w:i w:val="false"/>
                  <w:iCs w:val="false"/>
                  <w:color w:val="3C3430"/>
                  <w:sz w:val="20"/>
                  <w:szCs w:val="20"/>
                </w:rPr>
                <w:t xml:space="preserve">1.0</w:t>
              </w:r>
            </w:ins>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rPr>
                <w:ins w:id="9035" w:author="Claude" w:date="2026-07-04T00:00:00Z"/>
              </w:rPr>
            </w:pPr>
            <w:ins w:id="9036" w:author="Claude" w:date="2026-07-04T00:00:00Z">
              <w:r>
                <w:rPr>
                  <w:rFonts w:ascii="Calibri" w:cs="Calibri" w:eastAsia="Calibri" w:hAnsi="Calibri"/>
                  <w:b w:val="false"/>
                  <w:bCs w:val="false"/>
                  <w:i w:val="false"/>
                  <w:iCs w:val="false"/>
                  <w:color w:val="3C3430"/>
                  <w:sz w:val="20"/>
                  <w:szCs w:val="20"/>
                </w:rPr>
                <w:t xml:space="preserve">Se propone incorporar en §5 el rol operativo de Alex (dirección diaria de contenido, diseño y arquitectura de tareas; instrucción directa a las IA colaboradoras) y una fila correspondiente en la tabla de gobernanza (§4), sin alterar filas existentes ni la autoridad de la Fundadora del Método sobre el Núcleo Maestro (SER-NM-01). Cambio propuesto, pendiente de confirmación de la Fundadora del Método y, si aplica, de una Resolución de SER-REF-01.</w:t>
              </w:r>
            </w:ins>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rPr>
                <w:ins w:id="9037" w:author="Claude" w:date="2026-07-04T00:00:00Z"/>
              </w:rPr>
            </w:pPr>
            <w:ins w:id="9038" w:author="Claude" w:date="2026-07-04T00:00:00Z">
              <w:r>
                <w:rPr>
                  <w:rFonts w:ascii="Calibri" w:cs="Calibri" w:eastAsia="Calibri" w:hAnsi="Calibri"/>
                  <w:b w:val="false"/>
                  <w:bCs w:val="false"/>
                  <w:i w:val="false"/>
                  <w:iCs w:val="false"/>
                  <w:color w:val="3C3430"/>
                  <w:sz w:val="20"/>
                  <w:szCs w:val="20"/>
                </w:rPr>
                <w:t xml:space="preserve">Pendiente — sin Resolución asignada</w:t>
              </w:r>
            </w:ins>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SER-MAPA-01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2026-07-02T03:12:13.077Z</dcterms:created>
  <dcterms:modified xsi:type="dcterms:W3CDTF">2026-07-02T03:12:13.077Z</dcterms:modified>
</cp:coreProperties>
</file>

<file path=docProps/custom.xml><?xml version="1.0" encoding="utf-8"?>
<Properties xmlns="http://schemas.openxmlformats.org/officeDocument/2006/custom-properties" xmlns:vt="http://schemas.openxmlformats.org/officeDocument/2006/docPropsVTypes"/>
</file>